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服务合同</w:t>
      </w:r>
    </w:p>
    <w:p>
      <w:r>
        <w:t>本文件用于验证页眉、页脚和页面边距的</w:t>
      </w:r>
      <w:del xmlns:w="http://schemas.openxmlformats.org/wordprocessingml/2006/main" w:id="0" w:author="OpenBrain" w:date="2026-07-26T09:00:00Z">
        <w:r>
          <w:delText>只读预览</w:delText>
        </w:r>
      </w:del>
      <w:ins xmlns:w="http://schemas.openxmlformats.org/wordprocessingml/2006/main" w:id="1" w:author="OpenBrain" w:date="2026-07-26T09:00:00Z">
        <w:r>
          <w:t>文档审查</w:t>
        </w:r>
      </w:ins>
      <w:r>
        <w:t>。</w:t>
      </w:r>
    </w:p>
    <w:sectPr>
      <w:headerReference w:type="default" r:id="rId2"/>
      <w:footerReference w:type="default" r:id="rId3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t>机密 · 合成数据</w:t>
    </w:r>
  </w:p>
</w:ftr>
</file>

<file path=word/header1.xml><?xml version="1.0" encoding="utf-8"?>
<w:hdr xmlns:w="http://schemas.openxmlformats.org/wordprocessingml/2006/main">
  <w:p>
    <w:r>
      <w:t>OpenBrain 合成合同（仅用于测试）</w:t>
    </w:r>
  </w:p>
</w:hdr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Relationship Id="rId4" Type="http://schemas.openxmlformats.org/officeDocument/2006/relationships/settings" Target="settings.xml"/></Relationships>
</file>