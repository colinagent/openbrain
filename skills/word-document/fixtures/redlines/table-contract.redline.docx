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合同条款表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4" w:color="B0B0B0"/>
          <w:insideV w:val="single" w:sz="4" w:color="B0B0B0"/>
        </w:tblBorders>
      </w:tblPr>
      <w:tblGrid>
        <w:gridCol w:w="3200"/>
        <w:gridCol w:w="5200"/>
      </w:tblGrid>
      <w:tr>
        <w:tc>
          <w:tcPr>
            <w:tcW w:w="3200" w:type="dxa"/>
          </w:tcPr>
          <w:p>
            <w:r>
              <w:t>条款</w:t>
            </w:r>
          </w:p>
        </w:tc>
        <w:tc>
          <w:tcPr>
            <w:tcW w:w="5200" w:type="dxa"/>
          </w:tcPr>
          <w:p>
            <w:r>
              <w:t>约定</w:t>
            </w:r>
          </w:p>
        </w:tc>
      </w:tr>
      <w:tr>
        <w:tc>
          <w:tcPr>
            <w:tcW w:w="3200" w:type="dxa"/>
          </w:tcPr>
          <w:p>
            <w:r>
              <w:t>付款</w:t>
            </w:r>
          </w:p>
        </w:tc>
        <w:tc>
          <w:tcPr>
            <w:tcW w:w="5200" w:type="dxa"/>
          </w:tcPr>
          <w:p>
            <w:r>
              <w:t>验收后十个工作日内付款。</w:t>
            </w:r>
          </w:p>
        </w:tc>
      </w:tr>
      <w:tr>
        <w:tc>
          <w:tcPr>
            <w:tcW w:w="3200" w:type="dxa"/>
          </w:tcPr>
          <w:p>
            <w:r>
              <w:t>违约责任</w:t>
            </w:r>
          </w:p>
        </w:tc>
        <w:tc>
          <w:tcPr>
            <w:tcW w:w="5200" w:type="dxa"/>
          </w:tcPr>
          <w:p>
            <w:r>
              <w:t>违约方承担由此产生的</w:t>
            </w:r>
            <w:del xmlns:w="http://schemas.openxmlformats.org/wordprocessingml/2006/main" w:id="0" w:author="OpenBrain" w:date="2026-07-26T09:00:00Z">
              <w:r>
                <w:delText>直接损失</w:delText>
              </w:r>
            </w:del>
            <w:ins xmlns:w="http://schemas.openxmlformats.org/wordprocessingml/2006/main" w:id="1" w:author="OpenBrain" w:date="2026-07-26T09:00:00Z">
              <w:r>
                <w:t>可证明的直接损失</w:t>
              </w:r>
            </w:ins>
            <w:r>
              <w:t>。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w="http://schemas.openxmlformats.org/wordprocessingml/2006/main">
  <w:docDefaults>
    <w:rPrDefault>
      <w:rPr>
        <w:rFonts w:ascii="Arial" w:eastAsia="PingFang SC" w:hAnsi="Arial"/>
        <w:sz w:val="21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