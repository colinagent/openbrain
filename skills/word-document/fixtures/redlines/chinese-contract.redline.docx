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采购合同</w:t>
      </w:r>
    </w:p>
    <w:p>
      <w:pPr>
        <w:pStyle w:val="Heading1"/>
      </w:pPr>
      <w:r>
        <w:t>第一条 合同主体</w:t>
      </w:r>
    </w:p>
    <w:p>
      <w:r>
        <w:t>甲方与乙方本着平等、自愿原则订立本合同。</w:t>
      </w:r>
    </w:p>
    <w:p>
      <w:pPr>
        <w:pStyle w:val="Heading1"/>
      </w:pPr>
      <w:r>
        <w:t>第二条 交付与验收</w:t>
      </w:r>
    </w:p>
    <w:p>
      <w:r>
        <w:t>乙方应在约定期限内交付，甲方应在</w:t>
      </w:r>
      <w:del xmlns:w="http://schemas.openxmlformats.org/wordprocessingml/2006/main" w:id="0" w:author="OpenBrain" w:date="2026-07-26T09:00:00Z">
        <w:r>
          <w:delText>五个工作日</w:delText>
        </w:r>
      </w:del>
      <w:ins xmlns:w="http://schemas.openxmlformats.org/wordprocessingml/2006/main" w:id="1" w:author="OpenBrain" w:date="2026-07-26T09:00:00Z">
        <w:r>
          <w:t>三个工作日</w:t>
        </w:r>
      </w:ins>
      <w:r>
        <w:t>内完成验收。</w:t>
      </w:r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